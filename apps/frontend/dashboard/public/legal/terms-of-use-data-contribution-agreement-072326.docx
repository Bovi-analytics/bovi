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2972" w14:textId="6FF5BBC9" w:rsidR="00B62973" w:rsidRPr="009D599E" w:rsidRDefault="00747B86">
      <w:pPr>
        <w:pStyle w:val="Heading1"/>
        <w:spacing w:before="0"/>
        <w:rPr>
          <w:rFonts w:ascii="Times New Roman" w:hAnsi="Times New Roman" w:cs="Times New Roman" w:hint="eastAsia"/>
          <w:color w:val="000000" w:themeColor="text1"/>
          <w:lang w:eastAsia="zh-CN"/>
        </w:rPr>
        <w:pPrChange w:id="0" w:author="Enhong Liu" w:date="2026-07-22T15:16:00Z" w16du:dateUtc="2026-07-22T21:16:00Z">
          <w:pPr>
            <w:pStyle w:val="Heading1"/>
          </w:pPr>
        </w:pPrChange>
      </w:pPr>
      <w:bookmarkStart w:id="1" w:name="X15499391719ecd7c446208bbd5dc731f6218f70"/>
      <w:r w:rsidRPr="009D599E">
        <w:rPr>
          <w:rFonts w:ascii="Times New Roman" w:hAnsi="Times New Roman" w:cs="Times New Roman"/>
          <w:color w:val="000000" w:themeColor="text1"/>
        </w:rPr>
        <w:t>Terms of Use and Data Contribution Agreement</w:t>
      </w:r>
    </w:p>
    <w:p w14:paraId="65CDC3D8" w14:textId="2A040C4B" w:rsidR="00B62973" w:rsidRPr="009D599E" w:rsidRDefault="00747B86">
      <w:pPr>
        <w:pStyle w:val="FirstParagraph"/>
        <w:rPr>
          <w:rFonts w:ascii="Times New Roman" w:hAnsi="Times New Roman" w:cs="Times New Roman"/>
          <w:color w:val="000000" w:themeColor="text1"/>
        </w:rPr>
      </w:pPr>
      <w:r w:rsidRPr="009D599E">
        <w:rPr>
          <w:rFonts w:ascii="Times New Roman" w:hAnsi="Times New Roman" w:cs="Times New Roman"/>
          <w:color w:val="000000" w:themeColor="text1"/>
        </w:rPr>
        <w:t xml:space="preserve">For </w:t>
      </w:r>
      <w:r w:rsidR="00C20314">
        <w:rPr>
          <w:rFonts w:ascii="Times New Roman" w:hAnsi="Times New Roman" w:cs="Times New Roman"/>
          <w:color w:val="000000" w:themeColor="text1"/>
        </w:rPr>
        <w:t>Bovi Lactation Curves platform</w:t>
      </w:r>
      <w:r w:rsidR="003E42E4">
        <w:rPr>
          <w:rFonts w:ascii="Times New Roman" w:hAnsi="Times New Roman" w:cs="Times New Roman"/>
          <w:color w:val="000000" w:themeColor="text1"/>
        </w:rPr>
        <w:t xml:space="preserve"> (</w:t>
      </w:r>
      <w:r w:rsidR="003E42E4" w:rsidRPr="003E42E4">
        <w:rPr>
          <w:rFonts w:ascii="Times New Roman" w:hAnsi="Times New Roman" w:cs="Times New Roman"/>
          <w:color w:val="000000" w:themeColor="text1"/>
        </w:rPr>
        <w:t>https://tools.bovi-analytics.org/</w:t>
      </w:r>
      <w:r w:rsidR="003E42E4">
        <w:rPr>
          <w:rFonts w:ascii="Times New Roman" w:hAnsi="Times New Roman" w:cs="Times New Roman"/>
          <w:color w:val="000000" w:themeColor="text1"/>
        </w:rPr>
        <w:t>)</w:t>
      </w:r>
    </w:p>
    <w:p w14:paraId="21DF0F9C" w14:textId="175EFE6F" w:rsidR="00B62973" w:rsidRPr="009D599E" w:rsidRDefault="00747B86">
      <w:pPr>
        <w:pStyle w:val="BodyText"/>
        <w:rPr>
          <w:rFonts w:ascii="Times New Roman" w:hAnsi="Times New Roman" w:cs="Times New Roman"/>
          <w:color w:val="000000" w:themeColor="text1"/>
          <w:lang w:eastAsia="zh-CN"/>
        </w:rPr>
      </w:pPr>
      <w:r w:rsidRPr="009D599E">
        <w:rPr>
          <w:rFonts w:ascii="Times New Roman" w:hAnsi="Times New Roman" w:cs="Times New Roman"/>
          <w:b/>
          <w:bCs/>
          <w:color w:val="000000" w:themeColor="text1"/>
        </w:rPr>
        <w:t>Effective Date:</w:t>
      </w:r>
      <w:r w:rsidRPr="009D599E">
        <w:rPr>
          <w:rFonts w:ascii="Times New Roman" w:hAnsi="Times New Roman" w:cs="Times New Roman"/>
          <w:color w:val="000000" w:themeColor="text1"/>
        </w:rPr>
        <w:t xml:space="preserve"> </w:t>
      </w:r>
      <w:r w:rsidR="00C20314" w:rsidRPr="009541F4">
        <w:rPr>
          <w:rFonts w:ascii="Times New Roman" w:hAnsi="Times New Roman" w:cs="Times New Roman"/>
          <w:color w:val="000000" w:themeColor="text1"/>
        </w:rPr>
        <w:t>07-09-2026</w:t>
      </w:r>
    </w:p>
    <w:p w14:paraId="05669ADC" w14:textId="663E126E"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Welcome to </w:t>
      </w:r>
      <w:r w:rsidR="00C20314">
        <w:rPr>
          <w:rFonts w:ascii="Times New Roman" w:hAnsi="Times New Roman" w:cs="Times New Roman"/>
          <w:color w:val="000000" w:themeColor="text1"/>
        </w:rPr>
        <w:t>Bovi Lactation Curves platform</w:t>
      </w:r>
      <w:r w:rsidR="00C20314" w:rsidRPr="009D599E">
        <w:rPr>
          <w:rFonts w:ascii="Times New Roman" w:hAnsi="Times New Roman" w:cs="Times New Roman"/>
          <w:color w:val="000000" w:themeColor="text1"/>
        </w:rPr>
        <w:t xml:space="preserve"> </w:t>
      </w:r>
      <w:r w:rsidRPr="009D599E">
        <w:rPr>
          <w:rFonts w:ascii="Times New Roman" w:hAnsi="Times New Roman" w:cs="Times New Roman"/>
          <w:color w:val="000000" w:themeColor="text1"/>
        </w:rPr>
        <w:t>(“P</w:t>
      </w:r>
      <w:r w:rsidR="00107747">
        <w:rPr>
          <w:rFonts w:ascii="Times New Roman" w:hAnsi="Times New Roman" w:cs="Times New Roman" w:hint="eastAsia"/>
          <w:color w:val="000000" w:themeColor="text1"/>
          <w:lang w:eastAsia="zh-CN"/>
        </w:rPr>
        <w:t>roject</w:t>
      </w:r>
      <w:r w:rsidRPr="009D599E">
        <w:rPr>
          <w:rFonts w:ascii="Times New Roman" w:hAnsi="Times New Roman" w:cs="Times New Roman"/>
          <w:color w:val="000000" w:themeColor="text1"/>
        </w:rPr>
        <w:t>”</w:t>
      </w:r>
      <w:r w:rsidR="003A1889">
        <w:rPr>
          <w:rFonts w:ascii="Times New Roman" w:hAnsi="Times New Roman" w:cs="Times New Roman" w:hint="eastAsia"/>
          <w:color w:val="000000" w:themeColor="text1"/>
          <w:lang w:eastAsia="zh-CN"/>
        </w:rPr>
        <w:t xml:space="preserve"> or </w:t>
      </w:r>
      <w:r w:rsidR="003A1889">
        <w:rPr>
          <w:rFonts w:ascii="Times New Roman" w:hAnsi="Times New Roman" w:cs="Times New Roman"/>
          <w:color w:val="000000" w:themeColor="text1"/>
          <w:lang w:eastAsia="zh-CN"/>
        </w:rPr>
        <w:t>“</w:t>
      </w:r>
      <w:r w:rsidR="003A1889">
        <w:rPr>
          <w:rFonts w:ascii="Times New Roman" w:hAnsi="Times New Roman" w:cs="Times New Roman" w:hint="eastAsia"/>
          <w:color w:val="000000" w:themeColor="text1"/>
          <w:lang w:eastAsia="zh-CN"/>
        </w:rPr>
        <w:t>Platform</w:t>
      </w:r>
      <w:r w:rsidR="003A1889">
        <w:rPr>
          <w:rFonts w:ascii="Times New Roman" w:hAnsi="Times New Roman" w:cs="Times New Roman"/>
          <w:color w:val="000000" w:themeColor="text1"/>
          <w:lang w:eastAsia="zh-CN"/>
        </w:rPr>
        <w:t>”</w:t>
      </w:r>
      <w:r w:rsidRPr="009D599E">
        <w:rPr>
          <w:rFonts w:ascii="Times New Roman" w:hAnsi="Times New Roman" w:cs="Times New Roman"/>
          <w:color w:val="000000" w:themeColor="text1"/>
        </w:rPr>
        <w:t xml:space="preserve">), operated by </w:t>
      </w:r>
      <w:r w:rsidR="00103161">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at Cornell University (“</w:t>
      </w:r>
      <w:r w:rsidR="00D65532">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“we,” “our,” or “us”). The </w:t>
      </w:r>
      <w:r w:rsidR="00B35EB7">
        <w:rPr>
          <w:rFonts w:ascii="Times New Roman" w:hAnsi="Times New Roman" w:cs="Times New Roman" w:hint="eastAsia"/>
          <w:color w:val="000000" w:themeColor="text1"/>
          <w:lang w:eastAsia="zh-CN"/>
        </w:rPr>
        <w:t>Project</w:t>
      </w:r>
      <w:r w:rsidRPr="009D599E">
        <w:rPr>
          <w:rFonts w:ascii="Times New Roman" w:hAnsi="Times New Roman" w:cs="Times New Roman"/>
          <w:color w:val="000000" w:themeColor="text1"/>
        </w:rPr>
        <w:t xml:space="preserve"> is intended to support scientific research, data collaboration, analytics, and related academic activities conducted by the </w:t>
      </w:r>
      <w:r w:rsidR="002E372F">
        <w:rPr>
          <w:rFonts w:ascii="Times New Roman" w:hAnsi="Times New Roman" w:cs="Times New Roman"/>
          <w:color w:val="000000" w:themeColor="text1"/>
        </w:rPr>
        <w:t>Bovi-Analytics Lab</w:t>
      </w:r>
      <w:r w:rsidRPr="009D599E">
        <w:rPr>
          <w:rFonts w:ascii="Times New Roman" w:hAnsi="Times New Roman" w:cs="Times New Roman"/>
          <w:color w:val="000000" w:themeColor="text1"/>
        </w:rPr>
        <w:t xml:space="preserve"> and approved collaborators. By accessing, using, or contributing data to the Platform, you (“User” or “Contributor”) acknowledge that you have read, understood, and agreed to these Terms of Use (“Terms”). If you do not agree to these Terms, you must not access or use the Platform.</w:t>
      </w:r>
    </w:p>
    <w:p w14:paraId="4C4F8C77" w14:textId="6201711B"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The Platform is managed by </w:t>
      </w:r>
      <w:r w:rsidR="00C20D03">
        <w:rPr>
          <w:rFonts w:ascii="Times New Roman" w:hAnsi="Times New Roman" w:cs="Times New Roman" w:hint="eastAsia"/>
          <w:color w:val="000000" w:themeColor="text1"/>
          <w:lang w:eastAsia="zh-CN"/>
        </w:rPr>
        <w:t xml:space="preserve">Bovi-Analytics Lab </w:t>
      </w:r>
      <w:r w:rsidRPr="009D599E">
        <w:rPr>
          <w:rFonts w:ascii="Times New Roman" w:hAnsi="Times New Roman" w:cs="Times New Roman"/>
          <w:color w:val="000000" w:themeColor="text1"/>
        </w:rPr>
        <w:t xml:space="preserve">under the direction of </w:t>
      </w:r>
      <w:r w:rsidR="000061B8">
        <w:rPr>
          <w:rFonts w:ascii="Times New Roman" w:hAnsi="Times New Roman" w:cs="Times New Roman" w:hint="eastAsia"/>
          <w:color w:val="000000" w:themeColor="text1"/>
          <w:lang w:eastAsia="zh-CN"/>
        </w:rPr>
        <w:t>Dr. Miel Hostens</w:t>
      </w:r>
      <w:r w:rsidR="00186A5F">
        <w:rPr>
          <w:rFonts w:ascii="Times New Roman" w:hAnsi="Times New Roman" w:cs="Times New Roman" w:hint="eastAsia"/>
          <w:color w:val="000000" w:themeColor="text1"/>
          <w:lang w:eastAsia="zh-CN"/>
        </w:rPr>
        <w:t xml:space="preserve"> </w:t>
      </w:r>
      <w:r w:rsidRPr="009D599E">
        <w:rPr>
          <w:rFonts w:ascii="Times New Roman" w:hAnsi="Times New Roman" w:cs="Times New Roman"/>
          <w:color w:val="000000" w:themeColor="text1"/>
        </w:rPr>
        <w:t xml:space="preserve">at </w:t>
      </w:r>
      <w:r w:rsidR="00092DB4">
        <w:rPr>
          <w:rFonts w:ascii="Times New Roman" w:hAnsi="Times New Roman" w:cs="Times New Roman" w:hint="eastAsia"/>
          <w:color w:val="000000" w:themeColor="text1"/>
          <w:lang w:eastAsia="zh-CN"/>
        </w:rPr>
        <w:t xml:space="preserve">Cornell </w:t>
      </w:r>
      <w:r w:rsidRPr="009D599E">
        <w:rPr>
          <w:rFonts w:ascii="Times New Roman" w:hAnsi="Times New Roman" w:cs="Times New Roman"/>
          <w:color w:val="000000" w:themeColor="text1"/>
        </w:rPr>
        <w:t>Universit</w:t>
      </w:r>
      <w:r w:rsidR="00C26D22">
        <w:rPr>
          <w:rFonts w:ascii="Times New Roman" w:hAnsi="Times New Roman" w:cs="Times New Roman" w:hint="eastAsia"/>
          <w:color w:val="000000" w:themeColor="text1"/>
          <w:lang w:eastAsia="zh-CN"/>
        </w:rPr>
        <w:t>y</w:t>
      </w:r>
      <w:r w:rsidRPr="009D599E">
        <w:rPr>
          <w:rFonts w:ascii="Times New Roman" w:hAnsi="Times New Roman" w:cs="Times New Roman"/>
          <w:color w:val="000000" w:themeColor="text1"/>
        </w:rPr>
        <w:t xml:space="preserve">. Questions regarding these Terms, data use practices, or related concerns </w:t>
      </w:r>
      <w:r w:rsidR="00E870C2">
        <w:rPr>
          <w:rFonts w:ascii="Times New Roman" w:hAnsi="Times New Roman" w:cs="Times New Roman"/>
          <w:color w:val="000000" w:themeColor="text1"/>
        </w:rPr>
        <w:t>are</w:t>
      </w:r>
      <w:r w:rsidRPr="009D599E">
        <w:rPr>
          <w:rFonts w:ascii="Times New Roman" w:hAnsi="Times New Roman" w:cs="Times New Roman"/>
          <w:color w:val="000000" w:themeColor="text1"/>
        </w:rPr>
        <w:t xml:space="preserve"> directed to </w:t>
      </w:r>
      <w:del w:id="2" w:author="Enhong Liu" w:date="2026-07-22T15:15:00Z" w16du:dateUtc="2026-07-22T21:15:00Z">
        <w:r w:rsidR="00C20314" w:rsidDel="002B2027">
          <w:rPr>
            <w:rFonts w:ascii="Times New Roman" w:hAnsi="Times New Roman" w:cs="Times New Roman"/>
            <w:color w:val="000000" w:themeColor="text1"/>
          </w:rPr>
          <w:delText>miel.hostens@cornell.edu.</w:delText>
        </w:r>
      </w:del>
      <w:ins w:id="3" w:author="Enhong Liu" w:date="2026-07-22T15:15:00Z" w16du:dateUtc="2026-07-22T21:15:00Z">
        <w:r w:rsidR="002B2027">
          <w:rPr>
            <w:rFonts w:ascii="Times New Roman" w:hAnsi="Times New Roman" w:cs="Times New Roman"/>
            <w:color w:val="000000" w:themeColor="text1"/>
          </w:rPr>
          <w:t>miel.hostens@cornell.edu.</w:t>
        </w:r>
      </w:ins>
    </w:p>
    <w:p w14:paraId="22CC80F5" w14:textId="317AFE8C"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The purpose of the P</w:t>
      </w:r>
      <w:r w:rsidR="00566978">
        <w:rPr>
          <w:rFonts w:ascii="Times New Roman" w:hAnsi="Times New Roman" w:cs="Times New Roman" w:hint="eastAsia"/>
          <w:color w:val="000000" w:themeColor="text1"/>
          <w:lang w:eastAsia="zh-CN"/>
        </w:rPr>
        <w:t>roject</w:t>
      </w:r>
      <w:r w:rsidRPr="009D599E">
        <w:rPr>
          <w:rFonts w:ascii="Times New Roman" w:hAnsi="Times New Roman" w:cs="Times New Roman"/>
          <w:color w:val="000000" w:themeColor="text1"/>
        </w:rPr>
        <w:t xml:space="preserve"> is to facilitate the collection, storage, processing, analysis, and management of research-related data</w:t>
      </w:r>
      <w:r w:rsidR="002B09DD">
        <w:rPr>
          <w:rFonts w:ascii="Times New Roman" w:hAnsi="Times New Roman" w:cs="Times New Roman" w:hint="eastAsia"/>
          <w:color w:val="000000" w:themeColor="text1"/>
          <w:lang w:eastAsia="zh-CN"/>
        </w:rPr>
        <w:t xml:space="preserve">, </w:t>
      </w:r>
      <w:r w:rsidR="002B09DD" w:rsidRPr="008B78E4">
        <w:rPr>
          <w:rFonts w:ascii="Times New Roman" w:hAnsi="Times New Roman" w:cs="Times New Roman" w:hint="eastAsia"/>
          <w:color w:val="000000" w:themeColor="text1"/>
          <w:lang w:eastAsia="zh-CN"/>
        </w:rPr>
        <w:t>including</w:t>
      </w:r>
      <w:r w:rsidR="00C20314">
        <w:rPr>
          <w:rFonts w:ascii="Times New Roman" w:hAnsi="Times New Roman" w:cs="Times New Roman"/>
          <w:color w:val="000000" w:themeColor="text1"/>
          <w:lang w:eastAsia="zh-CN"/>
        </w:rPr>
        <w:t xml:space="preserve"> milk yield data, herd statistics and results of cumulative milk yield calculations </w:t>
      </w:r>
      <w:r w:rsidRPr="009D599E">
        <w:rPr>
          <w:rFonts w:ascii="Times New Roman" w:hAnsi="Times New Roman" w:cs="Times New Roman"/>
          <w:color w:val="000000" w:themeColor="text1"/>
        </w:rPr>
        <w:t xml:space="preserve">in support of scientific and educational objectives. Depending on the specific project, submitted data may be used for academic research, statistical analysis, benchmarking, artificial intelligence and machine learning development, decision-support tool development, publication of scientific findings, educational activities, and collaboration with approved research partners. </w:t>
      </w:r>
      <w:ins w:id="4" w:author="Enhong Liu" w:date="2026-07-20T13:00:00Z" w16du:dateUtc="2026-07-20T19:00:00Z">
        <w:r w:rsidR="00731483" w:rsidRPr="00731483">
          <w:rPr>
            <w:rFonts w:ascii="Times New Roman" w:hAnsi="Times New Roman" w:cs="Times New Roman"/>
            <w:color w:val="000000" w:themeColor="text1"/>
          </w:rPr>
          <w:t>The exact scope and objectives of each project may vary. Information about specific project</w:t>
        </w:r>
        <w:r w:rsidR="004E7430">
          <w:rPr>
            <w:rFonts w:ascii="Times New Roman" w:hAnsi="Times New Roman" w:cs="Times New Roman"/>
            <w:color w:val="000000" w:themeColor="text1"/>
          </w:rPr>
          <w:t>s</w:t>
        </w:r>
        <w:r w:rsidR="00731483" w:rsidRPr="00731483">
          <w:rPr>
            <w:rFonts w:ascii="Times New Roman" w:hAnsi="Times New Roman" w:cs="Times New Roman"/>
            <w:color w:val="000000" w:themeColor="text1"/>
          </w:rPr>
          <w:t xml:space="preserve"> </w:t>
        </w:r>
        <w:r w:rsidR="004E7430">
          <w:rPr>
            <w:rFonts w:ascii="Times New Roman" w:hAnsi="Times New Roman" w:cs="Times New Roman"/>
            <w:color w:val="000000" w:themeColor="text1"/>
          </w:rPr>
          <w:t>are</w:t>
        </w:r>
        <w:r w:rsidR="00731483" w:rsidRPr="00731483">
          <w:rPr>
            <w:rFonts w:ascii="Times New Roman" w:hAnsi="Times New Roman" w:cs="Times New Roman"/>
            <w:color w:val="000000" w:themeColor="text1"/>
          </w:rPr>
          <w:t xml:space="preserve"> available from the Principal Investigator (PI) or the research team upon request.</w:t>
        </w:r>
      </w:ins>
      <w:del w:id="5" w:author="Enhong Liu" w:date="2026-07-20T13:00:00Z" w16du:dateUtc="2026-07-20T19:00:00Z">
        <w:r w:rsidRPr="009D599E" w:rsidDel="00731483">
          <w:rPr>
            <w:rFonts w:ascii="Times New Roman" w:hAnsi="Times New Roman" w:cs="Times New Roman"/>
            <w:color w:val="000000" w:themeColor="text1"/>
          </w:rPr>
          <w:delText>The exact scope and objectives of each project may vary and may be described separately within project-specific documentation.</w:delText>
        </w:r>
      </w:del>
    </w:p>
    <w:p w14:paraId="43243B19" w14:textId="77777777" w:rsidR="002A7F1E" w:rsidRDefault="002A7F1E">
      <w:pPr>
        <w:pStyle w:val="BodyText"/>
        <w:spacing w:before="0" w:after="0"/>
        <w:rPr>
          <w:ins w:id="6" w:author="Enhong Liu" w:date="2026-07-20T13:01:00Z" w16du:dateUtc="2026-07-20T19:01:00Z"/>
          <w:rFonts w:ascii="Times New Roman" w:hAnsi="Times New Roman" w:cs="Times New Roman"/>
          <w:color w:val="000000" w:themeColor="text1"/>
        </w:rPr>
        <w:pPrChange w:id="7" w:author="Enhong Liu" w:date="2026-07-20T13:01:00Z" w16du:dateUtc="2026-07-20T19:01:00Z">
          <w:pPr>
            <w:pStyle w:val="BodyText"/>
          </w:pPr>
        </w:pPrChange>
      </w:pPr>
      <w:ins w:id="8" w:author="Enhong Liu" w:date="2026-07-20T13:01:00Z" w16du:dateUtc="2026-07-20T19:01:00Z">
        <w:r w:rsidRPr="009D599E">
          <w:rPr>
            <w:rFonts w:ascii="Times New Roman" w:hAnsi="Times New Roman" w:cs="Times New Roman"/>
            <w:color w:val="000000" w:themeColor="text1"/>
          </w:rPr>
          <w:t>By submitting data to the P</w:t>
        </w:r>
        <w:r>
          <w:rPr>
            <w:rFonts w:ascii="Times New Roman" w:hAnsi="Times New Roman" w:cs="Times New Roman" w:hint="eastAsia"/>
            <w:color w:val="000000" w:themeColor="text1"/>
            <w:lang w:eastAsia="zh-CN"/>
          </w:rPr>
          <w:t>latform</w:t>
        </w:r>
        <w:r w:rsidRPr="009D599E">
          <w:rPr>
            <w:rFonts w:ascii="Times New Roman" w:hAnsi="Times New Roman" w:cs="Times New Roman"/>
            <w:color w:val="000000" w:themeColor="text1"/>
          </w:rPr>
          <w:t xml:space="preserve">, you represent and warrant that you </w:t>
        </w:r>
      </w:ins>
    </w:p>
    <w:p w14:paraId="5FFC0B5E" w14:textId="77777777" w:rsidR="002A7F1E" w:rsidRDefault="002A7F1E">
      <w:pPr>
        <w:pStyle w:val="BodyText"/>
        <w:numPr>
          <w:ilvl w:val="0"/>
          <w:numId w:val="3"/>
        </w:numPr>
        <w:spacing w:before="0" w:after="0"/>
        <w:rPr>
          <w:ins w:id="9" w:author="Enhong Liu" w:date="2026-07-20T13:01:00Z" w16du:dateUtc="2026-07-20T19:01:00Z"/>
          <w:rFonts w:ascii="Times New Roman" w:hAnsi="Times New Roman" w:cs="Times New Roman"/>
          <w:color w:val="000000" w:themeColor="text1"/>
        </w:rPr>
        <w:pPrChange w:id="10" w:author="Enhong Liu" w:date="2026-07-20T13:01:00Z" w16du:dateUtc="2026-07-20T19:01:00Z">
          <w:pPr>
            <w:pStyle w:val="BodyText"/>
            <w:numPr>
              <w:numId w:val="3"/>
            </w:numPr>
            <w:ind w:left="720" w:hanging="360"/>
          </w:pPr>
        </w:pPrChange>
      </w:pPr>
      <w:ins w:id="11" w:author="Enhong Liu" w:date="2026-07-20T13:01:00Z" w16du:dateUtc="2026-07-20T19:01:00Z">
        <w:r>
          <w:rPr>
            <w:rFonts w:ascii="Times New Roman" w:hAnsi="Times New Roman" w:cs="Times New Roman"/>
            <w:color w:val="000000" w:themeColor="text1"/>
          </w:rPr>
          <w:t>P</w:t>
        </w:r>
        <w:r w:rsidRPr="009D599E">
          <w:rPr>
            <w:rFonts w:ascii="Times New Roman" w:hAnsi="Times New Roman" w:cs="Times New Roman"/>
            <w:color w:val="000000" w:themeColor="text1"/>
          </w:rPr>
          <w:t xml:space="preserve">ossess all necessary rights, permissions, and authorizations required to upload and share the submitted data. </w:t>
        </w:r>
      </w:ins>
    </w:p>
    <w:p w14:paraId="634CF475" w14:textId="77777777" w:rsidR="002A7F1E" w:rsidRDefault="002A7F1E">
      <w:pPr>
        <w:pStyle w:val="BodyText"/>
        <w:numPr>
          <w:ilvl w:val="0"/>
          <w:numId w:val="3"/>
        </w:numPr>
        <w:spacing w:before="0" w:after="0"/>
        <w:rPr>
          <w:ins w:id="12" w:author="Enhong Liu" w:date="2026-07-20T13:01:00Z" w16du:dateUtc="2026-07-20T19:01:00Z"/>
          <w:rFonts w:ascii="Times New Roman" w:hAnsi="Times New Roman" w:cs="Times New Roman"/>
          <w:color w:val="000000" w:themeColor="text1"/>
        </w:rPr>
        <w:pPrChange w:id="13" w:author="Enhong Liu" w:date="2026-07-20T13:01:00Z" w16du:dateUtc="2026-07-20T19:01:00Z">
          <w:pPr>
            <w:pStyle w:val="BodyText"/>
            <w:numPr>
              <w:numId w:val="3"/>
            </w:numPr>
            <w:ind w:left="720" w:hanging="360"/>
          </w:pPr>
        </w:pPrChange>
      </w:pPr>
      <w:ins w:id="14" w:author="Enhong Liu" w:date="2026-07-20T13:01:00Z" w16du:dateUtc="2026-07-20T19:01:00Z">
        <w:r>
          <w:rPr>
            <w:rFonts w:ascii="Times New Roman" w:hAnsi="Times New Roman" w:cs="Times New Roman"/>
            <w:color w:val="000000" w:themeColor="text1"/>
          </w:rPr>
          <w:t>A</w:t>
        </w:r>
        <w:r w:rsidRPr="009D599E">
          <w:rPr>
            <w:rFonts w:ascii="Times New Roman" w:hAnsi="Times New Roman" w:cs="Times New Roman"/>
            <w:color w:val="000000" w:themeColor="text1"/>
          </w:rPr>
          <w:t xml:space="preserve">gree that your use of the Platform complies with all applicable laws, regulations, contractual obligations, and institutional policies. </w:t>
        </w:r>
      </w:ins>
    </w:p>
    <w:p w14:paraId="1A4B0825" w14:textId="77777777" w:rsidR="002A7F1E" w:rsidRDefault="002A7F1E">
      <w:pPr>
        <w:pStyle w:val="BodyText"/>
        <w:numPr>
          <w:ilvl w:val="0"/>
          <w:numId w:val="3"/>
        </w:numPr>
        <w:spacing w:before="0" w:after="0"/>
        <w:rPr>
          <w:ins w:id="15" w:author="Enhong Liu" w:date="2026-07-20T13:01:00Z" w16du:dateUtc="2026-07-20T19:01:00Z"/>
          <w:rFonts w:ascii="Times New Roman" w:hAnsi="Times New Roman" w:cs="Times New Roman"/>
          <w:color w:val="000000" w:themeColor="text1"/>
        </w:rPr>
        <w:pPrChange w:id="16" w:author="Enhong Liu" w:date="2026-07-20T13:01:00Z" w16du:dateUtc="2026-07-20T19:01:00Z">
          <w:pPr>
            <w:pStyle w:val="BodyText"/>
            <w:numPr>
              <w:numId w:val="3"/>
            </w:numPr>
            <w:ind w:left="720" w:hanging="360"/>
          </w:pPr>
        </w:pPrChange>
      </w:pPr>
      <w:ins w:id="17" w:author="Enhong Liu" w:date="2026-07-20T13:01:00Z" w16du:dateUtc="2026-07-20T19:01:00Z">
        <w:r>
          <w:rPr>
            <w:rFonts w:ascii="Times New Roman" w:hAnsi="Times New Roman" w:cs="Times New Roman"/>
            <w:color w:val="000000" w:themeColor="text1"/>
          </w:rPr>
          <w:t>Will</w:t>
        </w:r>
        <w:r w:rsidRPr="009D599E">
          <w:rPr>
            <w:rFonts w:ascii="Times New Roman" w:hAnsi="Times New Roman" w:cs="Times New Roman"/>
            <w:color w:val="000000" w:themeColor="text1"/>
          </w:rPr>
          <w:t xml:space="preserve"> only upload data relevant to the stated purpose of the Platform </w:t>
        </w:r>
      </w:ins>
    </w:p>
    <w:p w14:paraId="4B842C89" w14:textId="77777777" w:rsidR="002A7F1E" w:rsidRDefault="002A7F1E">
      <w:pPr>
        <w:pStyle w:val="BodyText"/>
        <w:numPr>
          <w:ilvl w:val="0"/>
          <w:numId w:val="3"/>
        </w:numPr>
        <w:spacing w:before="0" w:after="0"/>
        <w:rPr>
          <w:ins w:id="18" w:author="Enhong Liu" w:date="2026-07-20T13:01:00Z" w16du:dateUtc="2026-07-20T19:01:00Z"/>
          <w:rFonts w:ascii="Times New Roman" w:hAnsi="Times New Roman" w:cs="Times New Roman"/>
          <w:color w:val="000000" w:themeColor="text1"/>
        </w:rPr>
        <w:pPrChange w:id="19" w:author="Enhong Liu" w:date="2026-07-20T13:01:00Z" w16du:dateUtc="2026-07-20T19:01:00Z">
          <w:pPr>
            <w:pStyle w:val="BodyText"/>
            <w:numPr>
              <w:numId w:val="3"/>
            </w:numPr>
            <w:ind w:left="720" w:hanging="360"/>
          </w:pPr>
        </w:pPrChange>
      </w:pPr>
      <w:ins w:id="20" w:author="Enhong Liu" w:date="2026-07-20T13:01:00Z" w16du:dateUtc="2026-07-20T19:01:00Z">
        <w:r>
          <w:rPr>
            <w:rFonts w:ascii="Times New Roman" w:hAnsi="Times New Roman" w:cs="Times New Roman"/>
            <w:color w:val="000000" w:themeColor="text1"/>
          </w:rPr>
          <w:t>A</w:t>
        </w:r>
        <w:r w:rsidRPr="009D599E">
          <w:rPr>
            <w:rFonts w:ascii="Times New Roman" w:hAnsi="Times New Roman" w:cs="Times New Roman"/>
            <w:color w:val="000000" w:themeColor="text1"/>
          </w:rPr>
          <w:t xml:space="preserve">gree not to submit personally identifiable information, protected health information, confidential third-party information, or any unlawful, harmful, or unrelated material unless explicitly authorized by the applicable research project. </w:t>
        </w:r>
      </w:ins>
    </w:p>
    <w:p w14:paraId="28AD6D58" w14:textId="77777777" w:rsidR="002A7F1E" w:rsidRPr="009D599E" w:rsidRDefault="002A7F1E">
      <w:pPr>
        <w:pStyle w:val="BodyText"/>
        <w:spacing w:before="0" w:after="0"/>
        <w:rPr>
          <w:ins w:id="21" w:author="Enhong Liu" w:date="2026-07-20T13:01:00Z" w16du:dateUtc="2026-07-20T19:01:00Z"/>
          <w:rFonts w:ascii="Times New Roman" w:hAnsi="Times New Roman" w:cs="Times New Roman"/>
          <w:color w:val="000000" w:themeColor="text1"/>
        </w:rPr>
        <w:pPrChange w:id="22" w:author="Enhong Liu" w:date="2026-07-20T13:01:00Z" w16du:dateUtc="2026-07-20T19:01:00Z">
          <w:pPr>
            <w:pStyle w:val="BodyText"/>
            <w:ind w:left="360"/>
          </w:pPr>
        </w:pPrChange>
      </w:pPr>
      <w:ins w:id="23" w:author="Enhong Liu" w:date="2026-07-20T13:01:00Z" w16du:dateUtc="2026-07-20T19:01:00Z">
        <w:r w:rsidRPr="009D599E">
          <w:rPr>
            <w:rFonts w:ascii="Times New Roman" w:hAnsi="Times New Roman" w:cs="Times New Roman"/>
            <w:color w:val="000000" w:themeColor="text1"/>
          </w:rPr>
          <w:t>Users remain solely responsible for the legality, accuracy, appropriateness, and ownership of all submitted data.</w:t>
        </w:r>
      </w:ins>
    </w:p>
    <w:p w14:paraId="1A7BF4AC" w14:textId="38BCEEDC" w:rsidR="00B62973" w:rsidRPr="009D599E" w:rsidDel="002A7F1E" w:rsidRDefault="00747B86">
      <w:pPr>
        <w:pStyle w:val="BodyText"/>
        <w:numPr>
          <w:ilvl w:val="0"/>
          <w:numId w:val="2"/>
        </w:numPr>
        <w:rPr>
          <w:del w:id="24" w:author="Enhong Liu" w:date="2026-07-20T13:01:00Z" w16du:dateUtc="2026-07-20T19:01:00Z"/>
          <w:rFonts w:ascii="Times New Roman" w:hAnsi="Times New Roman" w:cs="Times New Roman"/>
          <w:color w:val="000000" w:themeColor="text1"/>
        </w:rPr>
        <w:pPrChange w:id="25" w:author="Enhong Liu" w:date="2026-07-20T13:00:00Z" w16du:dateUtc="2026-07-20T19:00:00Z">
          <w:pPr>
            <w:pStyle w:val="BodyText"/>
          </w:pPr>
        </w:pPrChange>
      </w:pPr>
      <w:del w:id="26" w:author="Enhong Liu" w:date="2026-07-20T13:01:00Z" w16du:dateUtc="2026-07-20T19:01:00Z">
        <w:r w:rsidRPr="009D599E" w:rsidDel="002A7F1E">
          <w:rPr>
            <w:rFonts w:ascii="Times New Roman" w:hAnsi="Times New Roman" w:cs="Times New Roman"/>
            <w:color w:val="000000" w:themeColor="text1"/>
          </w:rPr>
          <w:delText>By submitting data to the P</w:delText>
        </w:r>
        <w:r w:rsidR="00805CA4" w:rsidDel="002A7F1E">
          <w:rPr>
            <w:rFonts w:ascii="Times New Roman" w:hAnsi="Times New Roman" w:cs="Times New Roman" w:hint="eastAsia"/>
            <w:color w:val="000000" w:themeColor="text1"/>
            <w:lang w:eastAsia="zh-CN"/>
          </w:rPr>
          <w:delText>latform</w:delText>
        </w:r>
        <w:r w:rsidRPr="009D599E" w:rsidDel="002A7F1E">
          <w:rPr>
            <w:rFonts w:ascii="Times New Roman" w:hAnsi="Times New Roman" w:cs="Times New Roman"/>
            <w:color w:val="000000" w:themeColor="text1"/>
          </w:rPr>
          <w:delText>, you represent and warrant that you possess all necessary rights, permissions, and authorizations required to upload and share the submitted data. You further agree that your use of the Platform complies with all applicable laws, regulations, contractual obligations, and institutional policies. Users may only upload data relevant to the stated purpose of the Platform and agree not to submit personally identifiable information, protected health information, confidential third-party information, or any unlawful, harmful, or unrelated material unless explicitly authorized by the applicable research project. Users remain solely responsible for the legality, accuracy, appropriateness, and ownership of all submitted data.</w:delText>
        </w:r>
      </w:del>
    </w:p>
    <w:p w14:paraId="206630C5" w14:textId="7207EA2C"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Unless otherwise agreed in writing, Users retain ownership of the original data they submit to the Platform. However, by uploading or otherwise contributing data, Users grant Cornell a non-exclusive, royalty-free, worldwide license to store, process, analyze, reproduce, adapt, and use the submitted data for research, educational, operational, publication, and related scientific purposes associated with the P</w:t>
      </w:r>
      <w:r w:rsidR="005B3D7B">
        <w:rPr>
          <w:rFonts w:ascii="Times New Roman" w:hAnsi="Times New Roman" w:cs="Times New Roman" w:hint="eastAsia"/>
          <w:color w:val="000000" w:themeColor="text1"/>
          <w:lang w:eastAsia="zh-CN"/>
        </w:rPr>
        <w:t>roject</w:t>
      </w:r>
      <w:r w:rsidRPr="009D599E">
        <w:rPr>
          <w:rFonts w:ascii="Times New Roman" w:hAnsi="Times New Roman" w:cs="Times New Roman"/>
          <w:color w:val="000000" w:themeColor="text1"/>
        </w:rPr>
        <w:t xml:space="preserve">. This permission includes the right to generate derived datasets, conduct statistical analyses, train computational or machine learning models, produce aggregated findings, and collaborate with approved research partners operating under applicable confidentiality and governance requirements. </w:t>
      </w:r>
      <w:ins w:id="27" w:author="Enhong Liu" w:date="2026-07-20T13:08:00Z" w16du:dateUtc="2026-07-20T19:08:00Z">
        <w:r w:rsidR="00D83AA9" w:rsidRPr="00D83AA9">
          <w:rPr>
            <w:rFonts w:ascii="Times New Roman" w:hAnsi="Times New Roman" w:cs="Times New Roman"/>
            <w:color w:val="000000" w:themeColor="text1"/>
          </w:rPr>
          <w:t xml:space="preserve">Your data may be used to develop or improve </w:t>
        </w:r>
        <w:r w:rsidR="00D83AA9" w:rsidRPr="00D83AA9">
          <w:rPr>
            <w:rFonts w:ascii="Times New Roman" w:hAnsi="Times New Roman" w:cs="Times New Roman"/>
            <w:color w:val="000000" w:themeColor="text1"/>
          </w:rPr>
          <w:lastRenderedPageBreak/>
          <w:t>machine learning models used within or outside the Platform</w:t>
        </w:r>
        <w:r w:rsidR="009104F9">
          <w:rPr>
            <w:rFonts w:ascii="Times New Roman" w:hAnsi="Times New Roman" w:cs="Times New Roman"/>
            <w:color w:val="000000" w:themeColor="text1"/>
          </w:rPr>
          <w:t>, with</w:t>
        </w:r>
        <w:r w:rsidR="00D83AA9" w:rsidRPr="00D83AA9">
          <w:rPr>
            <w:rFonts w:ascii="Times New Roman" w:hAnsi="Times New Roman" w:cs="Times New Roman"/>
            <w:color w:val="000000" w:themeColor="text1"/>
          </w:rPr>
          <w:t xml:space="preserve"> data </w:t>
        </w:r>
        <w:r w:rsidR="009104F9">
          <w:rPr>
            <w:rFonts w:ascii="Times New Roman" w:hAnsi="Times New Roman" w:cs="Times New Roman"/>
            <w:color w:val="000000" w:themeColor="text1"/>
          </w:rPr>
          <w:t>being</w:t>
        </w:r>
        <w:r w:rsidR="00D83AA9" w:rsidRPr="00D83AA9">
          <w:rPr>
            <w:rFonts w:ascii="Times New Roman" w:hAnsi="Times New Roman" w:cs="Times New Roman"/>
            <w:color w:val="000000" w:themeColor="text1"/>
          </w:rPr>
          <w:t xml:space="preserve"> de-identified or anonymized in accordance with applicable legal and institutional requirements so that it cannot reasonably be linked back to </w:t>
        </w:r>
      </w:ins>
      <w:ins w:id="28" w:author="Enhong Liu" w:date="2026-07-20T13:09:00Z" w16du:dateUtc="2026-07-20T19:09:00Z">
        <w:r w:rsidR="00DE55C2">
          <w:rPr>
            <w:rFonts w:ascii="Times New Roman" w:hAnsi="Times New Roman" w:cs="Times New Roman"/>
            <w:color w:val="000000" w:themeColor="text1"/>
          </w:rPr>
          <w:t xml:space="preserve">the </w:t>
        </w:r>
      </w:ins>
      <w:ins w:id="29" w:author="Enhong Liu" w:date="2026-07-20T13:08:00Z" w16du:dateUtc="2026-07-20T19:08:00Z">
        <w:r w:rsidR="00D83AA9" w:rsidRPr="00D83AA9">
          <w:rPr>
            <w:rFonts w:ascii="Times New Roman" w:hAnsi="Times New Roman" w:cs="Times New Roman"/>
            <w:color w:val="000000" w:themeColor="text1"/>
          </w:rPr>
          <w:t>original data source.</w:t>
        </w:r>
        <w:r w:rsidR="00D83AA9">
          <w:rPr>
            <w:rFonts w:ascii="Times New Roman" w:hAnsi="Times New Roman" w:cs="Times New Roman"/>
            <w:color w:val="000000" w:themeColor="text1"/>
          </w:rPr>
          <w:t xml:space="preserve"> </w:t>
        </w:r>
      </w:ins>
      <w:r w:rsidRPr="009D599E">
        <w:rPr>
          <w:rFonts w:ascii="Times New Roman" w:hAnsi="Times New Roman" w:cs="Times New Roman"/>
          <w:color w:val="000000" w:themeColor="text1"/>
        </w:rPr>
        <w:t>Cornell will not sell identifiable submitted data without explicit written authorization from the applicable contributor.</w:t>
      </w:r>
    </w:p>
    <w:p w14:paraId="0B69B795" w14:textId="5D6CA180"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Access to submitted data will be restricted to authorized members of the </w:t>
      </w:r>
      <w:r w:rsidR="00EC1538">
        <w:rPr>
          <w:rFonts w:ascii="Times New Roman" w:hAnsi="Times New Roman" w:cs="Times New Roman"/>
          <w:color w:val="000000" w:themeColor="text1"/>
        </w:rPr>
        <w:t>Bovi-Analytics Lab</w:t>
      </w:r>
      <w:r w:rsidRPr="009D599E">
        <w:rPr>
          <w:rFonts w:ascii="Times New Roman" w:hAnsi="Times New Roman" w:cs="Times New Roman"/>
          <w:color w:val="000000" w:themeColor="text1"/>
        </w:rPr>
        <w:t xml:space="preserve"> and approved collaborators or service providers who require access for project administration, research activities, technical support, or infrastructure maintenance. Data submitted will not be shared with other users</w:t>
      </w:r>
      <w:del w:id="30" w:author="Enhong Liu" w:date="2026-07-20T13:10:00Z" w16du:dateUtc="2026-07-20T19:10:00Z">
        <w:r w:rsidRPr="009D599E" w:rsidDel="00A043E2">
          <w:rPr>
            <w:rFonts w:ascii="Times New Roman" w:hAnsi="Times New Roman" w:cs="Times New Roman"/>
            <w:color w:val="000000" w:themeColor="text1"/>
          </w:rPr>
          <w:delText xml:space="preserve"> unless explicitly authorized</w:delText>
        </w:r>
      </w:del>
      <w:r w:rsidRPr="009D599E">
        <w:rPr>
          <w:rFonts w:ascii="Times New Roman" w:hAnsi="Times New Roman" w:cs="Times New Roman"/>
          <w:color w:val="000000" w:themeColor="text1"/>
        </w:rPr>
        <w:t xml:space="preserve">. </w:t>
      </w:r>
      <w:del w:id="31" w:author="Enhong Liu" w:date="2026-07-20T13:10:00Z" w16du:dateUtc="2026-07-20T19:10:00Z">
        <w:r w:rsidRPr="009D599E" w:rsidDel="00685074">
          <w:rPr>
            <w:rFonts w:ascii="Times New Roman" w:hAnsi="Times New Roman" w:cs="Times New Roman"/>
            <w:color w:val="000000" w:themeColor="text1"/>
          </w:rPr>
          <w:delText xml:space="preserve">Where appropriate, </w:delText>
        </w:r>
      </w:del>
      <w:ins w:id="32" w:author="Enhong Liu" w:date="2026-07-20T13:10:00Z" w16du:dateUtc="2026-07-20T19:10:00Z">
        <w:r w:rsidR="00685074">
          <w:rPr>
            <w:rFonts w:ascii="Times New Roman" w:hAnsi="Times New Roman" w:cs="Times New Roman"/>
            <w:color w:val="000000" w:themeColor="text1"/>
          </w:rPr>
          <w:t>O</w:t>
        </w:r>
      </w:ins>
      <w:del w:id="33" w:author="Enhong Liu" w:date="2026-07-20T13:10:00Z" w16du:dateUtc="2026-07-20T19:10:00Z">
        <w:r w:rsidRPr="009D599E" w:rsidDel="00685074">
          <w:rPr>
            <w:rFonts w:ascii="Times New Roman" w:hAnsi="Times New Roman" w:cs="Times New Roman"/>
            <w:color w:val="000000" w:themeColor="text1"/>
          </w:rPr>
          <w:delText>o</w:delText>
        </w:r>
      </w:del>
      <w:r w:rsidRPr="009D599E">
        <w:rPr>
          <w:rFonts w:ascii="Times New Roman" w:hAnsi="Times New Roman" w:cs="Times New Roman"/>
          <w:color w:val="000000" w:themeColor="text1"/>
        </w:rPr>
        <w:t>rganization-identifying information</w:t>
      </w:r>
      <w:ins w:id="34" w:author="Enhong Liu" w:date="2026-07-20T13:10:00Z" w16du:dateUtc="2026-07-20T19:10:00Z">
        <w:r w:rsidR="00566307">
          <w:rPr>
            <w:rFonts w:ascii="Times New Roman" w:hAnsi="Times New Roman" w:cs="Times New Roman"/>
            <w:color w:val="000000" w:themeColor="text1"/>
          </w:rPr>
          <w:t xml:space="preserve"> will</w:t>
        </w:r>
      </w:ins>
      <w:del w:id="35" w:author="Enhong Liu" w:date="2026-07-20T13:10:00Z" w16du:dateUtc="2026-07-20T19:10:00Z">
        <w:r w:rsidRPr="009D599E" w:rsidDel="00566307">
          <w:rPr>
            <w:rFonts w:ascii="Times New Roman" w:hAnsi="Times New Roman" w:cs="Times New Roman"/>
            <w:color w:val="000000" w:themeColor="text1"/>
          </w:rPr>
          <w:delText xml:space="preserve"> may</w:delText>
        </w:r>
      </w:del>
      <w:r w:rsidRPr="009D599E">
        <w:rPr>
          <w:rFonts w:ascii="Times New Roman" w:hAnsi="Times New Roman" w:cs="Times New Roman"/>
          <w:color w:val="000000" w:themeColor="text1"/>
        </w:rPr>
        <w:t xml:space="preserve"> be anonymized, aggregated, encoded, or replaced with non-identifiable reference identifiers to reduce the likelihood of attribution to a specific entity. Nevertheless, Users acknowledge that complete anonymity cannot be guaranteed under all circumstances.</w:t>
      </w:r>
    </w:p>
    <w:p w14:paraId="71B48393" w14:textId="3FC6183E"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Data submitted </w:t>
      </w:r>
      <w:r w:rsidR="0026606C">
        <w:rPr>
          <w:rFonts w:ascii="Times New Roman" w:hAnsi="Times New Roman" w:cs="Times New Roman" w:hint="eastAsia"/>
          <w:color w:val="000000" w:themeColor="text1"/>
          <w:lang w:eastAsia="zh-CN"/>
        </w:rPr>
        <w:t>will</w:t>
      </w:r>
      <w:r w:rsidRPr="009D599E">
        <w:rPr>
          <w:rFonts w:ascii="Times New Roman" w:hAnsi="Times New Roman" w:cs="Times New Roman"/>
          <w:color w:val="000000" w:themeColor="text1"/>
        </w:rPr>
        <w:t xml:space="preserve"> be stored using secure institutional or commercial computing infrastructure, including but not limited to Microsoft Azure, Cornell-managed servers, Databricks environments, or other approved research computing systems. </w:t>
      </w:r>
      <w:r w:rsidR="000B45D8">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will implement reasonable administrative, technical, and physical safeguards designed to protect submitted data from unauthorized access, disclosure, alteration, or destruction. </w:t>
      </w:r>
      <w:ins w:id="36" w:author="Enhong Liu" w:date="2026-07-20T13:13:00Z" w16du:dateUtc="2026-07-20T19:13:00Z">
        <w:r w:rsidR="00D42515" w:rsidRPr="00D42515">
          <w:rPr>
            <w:rFonts w:ascii="Times New Roman" w:hAnsi="Times New Roman" w:cs="Times New Roman"/>
            <w:color w:val="000000" w:themeColor="text1"/>
          </w:rPr>
          <w:t>Data are stored within secure Microsoft Azure cloud services</w:t>
        </w:r>
      </w:ins>
      <w:ins w:id="37" w:author="Enhong Liu" w:date="2026-07-20T13:14:00Z" w16du:dateUtc="2026-07-20T19:14:00Z">
        <w:r w:rsidR="0022505F">
          <w:rPr>
            <w:rFonts w:ascii="Times New Roman" w:hAnsi="Times New Roman" w:cs="Times New Roman"/>
            <w:color w:val="000000" w:themeColor="text1"/>
          </w:rPr>
          <w:t>, where data</w:t>
        </w:r>
      </w:ins>
      <w:ins w:id="38" w:author="Enhong Liu" w:date="2026-07-20T13:13:00Z" w16du:dateUtc="2026-07-20T19:13:00Z">
        <w:r w:rsidR="00D42515" w:rsidRPr="00D42515">
          <w:rPr>
            <w:rFonts w:ascii="Times New Roman" w:hAnsi="Times New Roman" w:cs="Times New Roman"/>
            <w:color w:val="000000" w:themeColor="text1"/>
          </w:rPr>
          <w:t xml:space="preserve"> are encrypted both in transit and at rest using industry-standard encryption. Access to data is restricted to authorized personnel through role-based access controls and authenticated user accounts. Administrative access is logged and auditable, and appropriate backup and recovery procedures are maintained to support data availability. Security measures are reviewed periodically and updated as appropriate to address evolving security risks.</w:t>
        </w:r>
      </w:ins>
      <w:del w:id="39" w:author="Enhong Liu" w:date="2026-07-20T13:13:00Z" w16du:dateUtc="2026-07-20T19:13:00Z">
        <w:r w:rsidRPr="009D599E" w:rsidDel="00D42515">
          <w:rPr>
            <w:rFonts w:ascii="Times New Roman" w:hAnsi="Times New Roman" w:cs="Times New Roman"/>
            <w:color w:val="000000" w:themeColor="text1"/>
          </w:rPr>
          <w:delText>Such safeguards may include authentication procedures, access controls, encrypted storage or transmission where appropriate, backup systems, and security monitoring practices.</w:delText>
        </w:r>
      </w:del>
      <w:r w:rsidRPr="009D599E">
        <w:rPr>
          <w:rFonts w:ascii="Times New Roman" w:hAnsi="Times New Roman" w:cs="Times New Roman"/>
          <w:color w:val="000000" w:themeColor="text1"/>
        </w:rPr>
        <w:t xml:space="preserve"> Despite these efforts, no storage or transmission system can be guaranteed to be completely secure, and Users acknowledge the inherent risks associated with electronic data systems.</w:t>
      </w:r>
    </w:p>
    <w:p w14:paraId="3528A44D" w14:textId="42919F46"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Submitted data</w:t>
      </w:r>
      <w:ins w:id="40" w:author="Enhong Liu" w:date="2026-07-20T13:16:00Z" w16du:dateUtc="2026-07-20T19:16:00Z">
        <w:r w:rsidR="00977DBB">
          <w:rPr>
            <w:rFonts w:ascii="Times New Roman" w:hAnsi="Times New Roman" w:cs="Times New Roman"/>
            <w:color w:val="000000" w:themeColor="text1"/>
          </w:rPr>
          <w:t xml:space="preserve"> is</w:t>
        </w:r>
      </w:ins>
      <w:del w:id="41" w:author="Enhong Liu" w:date="2026-07-20T13:16:00Z" w16du:dateUtc="2026-07-20T19:16:00Z">
        <w:r w:rsidRPr="009D599E" w:rsidDel="00977DBB">
          <w:rPr>
            <w:rFonts w:ascii="Times New Roman" w:hAnsi="Times New Roman" w:cs="Times New Roman"/>
            <w:color w:val="000000" w:themeColor="text1"/>
          </w:rPr>
          <w:delText xml:space="preserve"> may be</w:delText>
        </w:r>
      </w:del>
      <w:r w:rsidRPr="009D599E">
        <w:rPr>
          <w:rFonts w:ascii="Times New Roman" w:hAnsi="Times New Roman" w:cs="Times New Roman"/>
          <w:color w:val="000000" w:themeColor="text1"/>
        </w:rPr>
        <w:t xml:space="preserve"> retained for the duration necessary to fulfill research, compliance, archival, reproducibility, </w:t>
      </w:r>
      <w:ins w:id="42" w:author="Enhong Liu" w:date="2026-07-20T13:16:00Z" w16du:dateUtc="2026-07-20T19:16:00Z">
        <w:r w:rsidR="005C0C02">
          <w:rPr>
            <w:rFonts w:ascii="Times New Roman" w:hAnsi="Times New Roman" w:cs="Times New Roman"/>
            <w:color w:val="000000" w:themeColor="text1"/>
          </w:rPr>
          <w:t xml:space="preserve">or </w:t>
        </w:r>
      </w:ins>
      <w:r w:rsidRPr="009D599E">
        <w:rPr>
          <w:rFonts w:ascii="Times New Roman" w:hAnsi="Times New Roman" w:cs="Times New Roman"/>
          <w:color w:val="000000" w:themeColor="text1"/>
        </w:rPr>
        <w:t>funding agency</w:t>
      </w:r>
      <w:ins w:id="43" w:author="Enhong Liu" w:date="2026-07-20T13:16:00Z" w16du:dateUtc="2026-07-20T19:16:00Z">
        <w:r w:rsidR="005C0C02">
          <w:rPr>
            <w:rFonts w:ascii="Times New Roman" w:hAnsi="Times New Roman" w:cs="Times New Roman"/>
            <w:color w:val="000000" w:themeColor="text1"/>
          </w:rPr>
          <w:t xml:space="preserve">’s </w:t>
        </w:r>
      </w:ins>
      <w:del w:id="44" w:author="Enhong Liu" w:date="2026-07-20T13:16:00Z" w16du:dateUtc="2026-07-20T19:16:00Z">
        <w:r w:rsidRPr="009D599E" w:rsidDel="005C0C02">
          <w:rPr>
            <w:rFonts w:ascii="Times New Roman" w:hAnsi="Times New Roman" w:cs="Times New Roman"/>
            <w:color w:val="000000" w:themeColor="text1"/>
          </w:rPr>
          <w:delText xml:space="preserve">, or institutional </w:delText>
        </w:r>
      </w:del>
      <w:r w:rsidRPr="009D599E">
        <w:rPr>
          <w:rFonts w:ascii="Times New Roman" w:hAnsi="Times New Roman" w:cs="Times New Roman"/>
          <w:color w:val="000000" w:themeColor="text1"/>
        </w:rPr>
        <w:t xml:space="preserve">requirements. </w:t>
      </w:r>
      <w:proofErr w:type="gramStart"/>
      <w:r w:rsidRPr="009D599E">
        <w:rPr>
          <w:rFonts w:ascii="Times New Roman" w:hAnsi="Times New Roman" w:cs="Times New Roman"/>
          <w:color w:val="000000" w:themeColor="text1"/>
        </w:rPr>
        <w:t>In the event that</w:t>
      </w:r>
      <w:proofErr w:type="gramEnd"/>
      <w:r w:rsidRPr="009D599E">
        <w:rPr>
          <w:rFonts w:ascii="Times New Roman" w:hAnsi="Times New Roman" w:cs="Times New Roman"/>
          <w:color w:val="000000" w:themeColor="text1"/>
        </w:rPr>
        <w:t xml:space="preserve"> project funding, maintenance support, or operational capacity is reduced or discontinued, </w:t>
      </w:r>
      <w:r w:rsidR="00B56CA7">
        <w:rPr>
          <w:rFonts w:ascii="Times New Roman" w:hAnsi="Times New Roman" w:cs="Times New Roman" w:hint="eastAsia"/>
          <w:color w:val="000000" w:themeColor="text1"/>
          <w:lang w:eastAsia="zh-CN"/>
        </w:rPr>
        <w:t>Bovi-</w:t>
      </w:r>
      <w:r w:rsidR="00A13465">
        <w:rPr>
          <w:rFonts w:ascii="Times New Roman" w:hAnsi="Times New Roman" w:cs="Times New Roman"/>
          <w:color w:val="000000" w:themeColor="text1"/>
          <w:lang w:eastAsia="zh-CN"/>
        </w:rPr>
        <w:t>analytics</w:t>
      </w:r>
      <w:r w:rsidR="00B56CA7">
        <w:rPr>
          <w:rFonts w:ascii="Times New Roman" w:hAnsi="Times New Roman" w:cs="Times New Roman" w:hint="eastAsia"/>
          <w:color w:val="000000" w:themeColor="text1"/>
          <w:lang w:eastAsia="zh-CN"/>
        </w:rPr>
        <w:t xml:space="preserve"> Lab</w:t>
      </w:r>
      <w:r w:rsidRPr="009D599E">
        <w:rPr>
          <w:rFonts w:ascii="Times New Roman" w:hAnsi="Times New Roman" w:cs="Times New Roman"/>
          <w:color w:val="000000" w:themeColor="text1"/>
        </w:rPr>
        <w:t xml:space="preserve"> may retain, archive, transfer stewardship of, or securely delete submitted data in accordance with applicable institutional policies, research obligations, and legal requirements.</w:t>
      </w:r>
    </w:p>
    <w:p w14:paraId="7333E839" w14:textId="3D18B2B6" w:rsidR="00B62973" w:rsidRPr="009D599E" w:rsidRDefault="0052221F">
      <w:pPr>
        <w:pStyle w:val="BodyText"/>
        <w:rPr>
          <w:rFonts w:ascii="Times New Roman" w:hAnsi="Times New Roman" w:cs="Times New Roman"/>
          <w:color w:val="000000" w:themeColor="text1"/>
        </w:rPr>
      </w:pPr>
      <w:r>
        <w:rPr>
          <w:rFonts w:ascii="Times New Roman" w:hAnsi="Times New Roman" w:cs="Times New Roman" w:hint="eastAsia"/>
          <w:color w:val="000000" w:themeColor="text1"/>
          <w:lang w:eastAsia="zh-CN"/>
        </w:rPr>
        <w:t xml:space="preserve">Bovi-analytics Lab </w:t>
      </w:r>
      <w:r w:rsidRPr="009D599E">
        <w:rPr>
          <w:rFonts w:ascii="Times New Roman" w:hAnsi="Times New Roman" w:cs="Times New Roman"/>
          <w:color w:val="000000" w:themeColor="text1"/>
        </w:rPr>
        <w:t xml:space="preserve">may publish or otherwise publicly disclose findings, analyses, benchmark datasets, models, reports, or research outputs derived from submitted data. In most circumstances, such disclosures will </w:t>
      </w:r>
      <w:r w:rsidR="006F7EFE">
        <w:rPr>
          <w:rFonts w:ascii="Times New Roman" w:hAnsi="Times New Roman" w:cs="Times New Roman" w:hint="eastAsia"/>
          <w:color w:val="000000" w:themeColor="text1"/>
          <w:lang w:eastAsia="zh-CN"/>
        </w:rPr>
        <w:t xml:space="preserve">only </w:t>
      </w:r>
      <w:r w:rsidRPr="009D599E">
        <w:rPr>
          <w:rFonts w:ascii="Times New Roman" w:hAnsi="Times New Roman" w:cs="Times New Roman"/>
          <w:color w:val="000000" w:themeColor="text1"/>
        </w:rPr>
        <w:t xml:space="preserve">involve aggregated, anonymized, or non-identifiable information. Unless otherwise specified in a separate written agreement, contributors should not expect authorship, ownership, compensation, or attribution associated with publications or outputs derived from submitted data, although collective acknowledgments may be provided where appropriate. </w:t>
      </w:r>
      <w:r w:rsidR="001C538D" w:rsidRPr="001C538D">
        <w:rPr>
          <w:rFonts w:ascii="Times New Roman" w:hAnsi="Times New Roman" w:cs="Times New Roman"/>
          <w:color w:val="000000" w:themeColor="text1"/>
          <w:lang w:eastAsia="zh-CN"/>
        </w:rPr>
        <w:t xml:space="preserve">In most cases, the data will remain private and accessible only within </w:t>
      </w:r>
      <w:r w:rsidR="00747B86">
        <w:rPr>
          <w:rFonts w:ascii="Times New Roman" w:hAnsi="Times New Roman" w:cs="Times New Roman" w:hint="eastAsia"/>
          <w:color w:val="000000" w:themeColor="text1"/>
          <w:lang w:eastAsia="zh-CN"/>
        </w:rPr>
        <w:t>the Bovi-analytics lab</w:t>
      </w:r>
      <w:r w:rsidR="001C538D" w:rsidRPr="001C538D">
        <w:rPr>
          <w:rFonts w:ascii="Times New Roman" w:hAnsi="Times New Roman" w:cs="Times New Roman"/>
          <w:color w:val="000000" w:themeColor="text1"/>
          <w:lang w:eastAsia="zh-CN"/>
        </w:rPr>
        <w:t xml:space="preserve">. However, any datasets or materials that are intentionally released for public use </w:t>
      </w:r>
      <w:del w:id="45" w:author="Enhong Liu" w:date="2026-07-20T13:21:00Z" w16du:dateUtc="2026-07-20T19:21:00Z">
        <w:r w:rsidR="001C538D" w:rsidRPr="001C538D" w:rsidDel="009C78A1">
          <w:rPr>
            <w:rFonts w:ascii="Times New Roman" w:hAnsi="Times New Roman" w:cs="Times New Roman" w:hint="eastAsia"/>
            <w:color w:val="000000" w:themeColor="text1"/>
            <w:lang w:eastAsia="zh-CN"/>
          </w:rPr>
          <w:delText xml:space="preserve">may be </w:delText>
        </w:r>
      </w:del>
      <w:ins w:id="46" w:author="Enhong Liu" w:date="2026-07-20T13:21:00Z" w16du:dateUtc="2026-07-20T19:21:00Z">
        <w:r w:rsidR="009C78A1">
          <w:rPr>
            <w:rFonts w:ascii="Times New Roman" w:hAnsi="Times New Roman" w:cs="Times New Roman" w:hint="eastAsia"/>
            <w:color w:val="000000" w:themeColor="text1"/>
            <w:lang w:eastAsia="zh-CN"/>
          </w:rPr>
          <w:t xml:space="preserve">are </w:t>
        </w:r>
      </w:ins>
      <w:r w:rsidR="001C538D" w:rsidRPr="001C538D">
        <w:rPr>
          <w:rFonts w:ascii="Times New Roman" w:hAnsi="Times New Roman" w:cs="Times New Roman"/>
          <w:color w:val="000000" w:themeColor="text1"/>
          <w:lang w:eastAsia="zh-CN"/>
        </w:rPr>
        <w:t xml:space="preserve">distributed under </w:t>
      </w:r>
      <w:r w:rsidR="00133DF6" w:rsidRPr="00133DF6">
        <w:rPr>
          <w:rFonts w:ascii="Times New Roman" w:hAnsi="Times New Roman" w:cs="Times New Roman"/>
          <w:color w:val="000000" w:themeColor="text1"/>
          <w:lang w:eastAsia="zh-CN"/>
        </w:rPr>
        <w:t xml:space="preserve">a </w:t>
      </w:r>
      <w:r w:rsidR="003C7E64" w:rsidRPr="003C7E64">
        <w:rPr>
          <w:rFonts w:ascii="Times New Roman" w:hAnsi="Times New Roman" w:cs="Times New Roman"/>
        </w:rPr>
        <w:t>Cr</w:t>
      </w:r>
      <w:r w:rsidR="00133DF6" w:rsidRPr="00133DF6">
        <w:rPr>
          <w:rFonts w:ascii="Times New Roman" w:hAnsi="Times New Roman" w:cs="Times New Roman"/>
          <w:color w:val="000000" w:themeColor="text1"/>
          <w:lang w:eastAsia="zh-CN"/>
        </w:rPr>
        <w:t xml:space="preserve">eative </w:t>
      </w:r>
      <w:r w:rsidR="00067C4C">
        <w:rPr>
          <w:rFonts w:ascii="Times New Roman" w:hAnsi="Times New Roman" w:cs="Times New Roman"/>
          <w:color w:val="000000" w:themeColor="text1"/>
          <w:lang w:eastAsia="zh-CN"/>
        </w:rPr>
        <w:t>C</w:t>
      </w:r>
      <w:r w:rsidR="00133DF6" w:rsidRPr="00133DF6">
        <w:rPr>
          <w:rFonts w:ascii="Times New Roman" w:hAnsi="Times New Roman" w:cs="Times New Roman"/>
          <w:color w:val="000000" w:themeColor="text1"/>
          <w:lang w:eastAsia="zh-CN"/>
        </w:rPr>
        <w:t>ommons attribution license (</w:t>
      </w:r>
      <w:ins w:id="47" w:author="Enhong Liu" w:date="2026-07-20T13:21:00Z" w16du:dateUtc="2026-07-20T19:21:00Z">
        <w:r w:rsidR="00AB3A3C">
          <w:rPr>
            <w:rFonts w:ascii="Times New Roman" w:hAnsi="Times New Roman" w:cs="Times New Roman" w:hint="eastAsia"/>
            <w:color w:val="000000" w:themeColor="text1"/>
            <w:lang w:eastAsia="zh-CN"/>
          </w:rPr>
          <w:t>CC</w:t>
        </w:r>
      </w:ins>
      <w:del w:id="48" w:author="Enhong Liu" w:date="2026-07-20T13:21:00Z" w16du:dateUtc="2026-07-20T19:21:00Z">
        <w:r w:rsidR="00133DF6" w:rsidRPr="00133DF6" w:rsidDel="00AB3A3C">
          <w:rPr>
            <w:rFonts w:ascii="Times New Roman" w:hAnsi="Times New Roman" w:cs="Times New Roman"/>
            <w:color w:val="000000" w:themeColor="text1"/>
            <w:lang w:eastAsia="zh-CN"/>
          </w:rPr>
          <w:delText>cc</w:delText>
        </w:r>
      </w:del>
      <w:r w:rsidR="00133DF6">
        <w:rPr>
          <w:rFonts w:ascii="Times New Roman" w:hAnsi="Times New Roman" w:cs="Times New Roman" w:hint="eastAsia"/>
          <w:color w:val="000000" w:themeColor="text1"/>
          <w:lang w:eastAsia="zh-CN"/>
        </w:rPr>
        <w:t>-</w:t>
      </w:r>
      <w:ins w:id="49" w:author="Enhong Liu" w:date="2026-07-20T13:21:00Z" w16du:dateUtc="2026-07-20T19:21:00Z">
        <w:r w:rsidR="00F5715D">
          <w:rPr>
            <w:rFonts w:ascii="Times New Roman" w:hAnsi="Times New Roman" w:cs="Times New Roman" w:hint="eastAsia"/>
            <w:color w:val="000000" w:themeColor="text1"/>
            <w:lang w:eastAsia="zh-CN"/>
          </w:rPr>
          <w:t>BY</w:t>
        </w:r>
      </w:ins>
      <w:del w:id="50" w:author="Enhong Liu" w:date="2026-07-20T13:21:00Z" w16du:dateUtc="2026-07-20T19:21:00Z">
        <w:r w:rsidR="00133DF6" w:rsidRPr="00133DF6" w:rsidDel="00F5715D">
          <w:rPr>
            <w:rFonts w:ascii="Times New Roman" w:hAnsi="Times New Roman" w:cs="Times New Roman"/>
            <w:color w:val="000000" w:themeColor="text1"/>
            <w:lang w:eastAsia="zh-CN"/>
          </w:rPr>
          <w:delText>by</w:delText>
        </w:r>
      </w:del>
      <w:r w:rsidR="00133DF6" w:rsidRPr="00133DF6">
        <w:rPr>
          <w:rFonts w:ascii="Times New Roman" w:hAnsi="Times New Roman" w:cs="Times New Roman"/>
          <w:color w:val="000000" w:themeColor="text1"/>
          <w:lang w:eastAsia="zh-CN"/>
        </w:rPr>
        <w:t>) or an equivalent open-data license</w:t>
      </w:r>
      <w:r w:rsidR="001C538D" w:rsidRPr="00133DF6">
        <w:rPr>
          <w:rFonts w:ascii="Times New Roman" w:hAnsi="Times New Roman" w:cs="Times New Roman"/>
          <w:color w:val="000000" w:themeColor="text1"/>
          <w:lang w:eastAsia="zh-CN"/>
        </w:rPr>
        <w:t xml:space="preserve">. </w:t>
      </w:r>
    </w:p>
    <w:p w14:paraId="2960D323" w14:textId="49A16CEF"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Users agree to maintain the confidentiality of their account credentials, use the Platform only for authorized and lawful purposes, refrain from introducing malicious software or harmful content, and promptly report any suspected unauthorized access or security incidents</w:t>
      </w:r>
      <w:ins w:id="51" w:author="Enhong Liu" w:date="2026-07-20T13:23:00Z" w16du:dateUtc="2026-07-20T19:23:00Z">
        <w:r w:rsidR="00ED016C">
          <w:rPr>
            <w:rFonts w:ascii="Times New Roman" w:hAnsi="Times New Roman" w:cs="Times New Roman" w:hint="eastAsia"/>
            <w:color w:val="000000" w:themeColor="text1"/>
            <w:lang w:eastAsia="zh-CN"/>
          </w:rPr>
          <w:t xml:space="preserve"> </w:t>
        </w:r>
        <w:r w:rsidR="00ED016C" w:rsidRPr="00ED016C">
          <w:rPr>
            <w:rFonts w:ascii="Times New Roman" w:hAnsi="Times New Roman" w:cs="Times New Roman"/>
            <w:color w:val="000000" w:themeColor="text1"/>
            <w:lang w:eastAsia="zh-CN"/>
          </w:rPr>
          <w:t>by email</w:t>
        </w:r>
        <w:r w:rsidR="00ED016C">
          <w:rPr>
            <w:rFonts w:ascii="Times New Roman" w:hAnsi="Times New Roman" w:cs="Times New Roman" w:hint="eastAsia"/>
            <w:color w:val="000000" w:themeColor="text1"/>
            <w:lang w:eastAsia="zh-CN"/>
          </w:rPr>
          <w:t>ing</w:t>
        </w:r>
      </w:ins>
      <w:ins w:id="52" w:author="Enhong Liu" w:date="2026-07-20T13:24:00Z" w16du:dateUtc="2026-07-20T19:24:00Z">
        <w:r w:rsidR="00ED016C">
          <w:rPr>
            <w:rFonts w:ascii="Times New Roman" w:hAnsi="Times New Roman" w:cs="Times New Roman" w:hint="eastAsia"/>
            <w:color w:val="000000" w:themeColor="text1"/>
            <w:lang w:eastAsia="zh-CN"/>
          </w:rPr>
          <w:t xml:space="preserve"> </w:t>
        </w:r>
        <w:r w:rsidR="00723F62">
          <w:rPr>
            <w:rFonts w:ascii="Times New Roman" w:hAnsi="Times New Roman" w:cs="Times New Roman"/>
            <w:color w:val="000000" w:themeColor="text1"/>
          </w:rPr>
          <w:t>miel.hostens@cornell.edu</w:t>
        </w:r>
      </w:ins>
      <w:r w:rsidRPr="009D599E">
        <w:rPr>
          <w:rFonts w:ascii="Times New Roman" w:hAnsi="Times New Roman" w:cs="Times New Roman"/>
          <w:color w:val="000000" w:themeColor="text1"/>
        </w:rPr>
        <w:t xml:space="preserve">. </w:t>
      </w:r>
      <w:r w:rsidR="003C393D">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reserves the right to suspend, restrict, or terminate </w:t>
      </w:r>
      <w:r w:rsidRPr="009D599E">
        <w:rPr>
          <w:rFonts w:ascii="Times New Roman" w:hAnsi="Times New Roman" w:cs="Times New Roman"/>
          <w:color w:val="000000" w:themeColor="text1"/>
        </w:rPr>
        <w:lastRenderedPageBreak/>
        <w:t>access to the Platform at its discretion in cases involving misuse, security concerns, legal compliance requirements, violation of these Terms, or project discontinuation.</w:t>
      </w:r>
    </w:p>
    <w:p w14:paraId="0290A5EF" w14:textId="6EAB38B2"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Except for the rights expressly granted under these Terms, Users retain ownership of their original submitted data, while </w:t>
      </w:r>
      <w:r w:rsidR="003C393D">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retains ownership of the Platform itself, including associated software, infrastructure, analytical pipelines, documentation, models, derived datasets, publications, workflows, and related intellectual property. Nothing in these Terms shall be interpreted as transferring ownership of Cornell intellectual property to Users.</w:t>
      </w:r>
    </w:p>
    <w:p w14:paraId="023A687E" w14:textId="76428F01"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The Platform is provided on an “as is” and “as available” basis without warranties of any kind, whether express or implied. </w:t>
      </w:r>
      <w:r w:rsidR="003C393D">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makes no representations regarding the reliability, availability, accuracy, completeness, security, or fitness of the Platform for any particular purpose. To the maximum extent permitted by law, </w:t>
      </w:r>
      <w:r w:rsidR="003C393D">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and its personnel shall not be liable for any indirect, incidental, consequential, special, or punitive damages arising from the use of the Platform, interruption of services, loss of data, unauthorized access, or reliance on research outputs or analyses generated through the Platform.</w:t>
      </w:r>
    </w:p>
    <w:p w14:paraId="15C752C4" w14:textId="786F57C6" w:rsidR="00B62973" w:rsidRPr="009D599E" w:rsidRDefault="003C393D">
      <w:pPr>
        <w:pStyle w:val="BodyText"/>
        <w:rPr>
          <w:rFonts w:ascii="Times New Roman" w:hAnsi="Times New Roman" w:cs="Times New Roman"/>
          <w:color w:val="000000" w:themeColor="text1"/>
        </w:rPr>
      </w:pPr>
      <w:r>
        <w:rPr>
          <w:rFonts w:ascii="Times New Roman" w:hAnsi="Times New Roman" w:cs="Times New Roman" w:hint="eastAsia"/>
          <w:color w:val="000000" w:themeColor="text1"/>
          <w:lang w:eastAsia="zh-CN"/>
        </w:rPr>
        <w:t>Bovi-analytics Lab</w:t>
      </w:r>
      <w:r w:rsidRPr="009D599E">
        <w:rPr>
          <w:rFonts w:ascii="Times New Roman" w:hAnsi="Times New Roman" w:cs="Times New Roman"/>
          <w:color w:val="000000" w:themeColor="text1"/>
        </w:rPr>
        <w:t xml:space="preserve"> reserves the right to modify these Terms at any time. Updated Terms </w:t>
      </w:r>
      <w:r w:rsidR="002B2952">
        <w:rPr>
          <w:rFonts w:ascii="Times New Roman" w:hAnsi="Times New Roman" w:cs="Times New Roman" w:hint="eastAsia"/>
          <w:color w:val="000000" w:themeColor="text1"/>
          <w:lang w:eastAsia="zh-CN"/>
        </w:rPr>
        <w:t xml:space="preserve">will </w:t>
      </w:r>
      <w:r w:rsidRPr="009D599E">
        <w:rPr>
          <w:rFonts w:ascii="Times New Roman" w:hAnsi="Times New Roman" w:cs="Times New Roman"/>
          <w:color w:val="000000" w:themeColor="text1"/>
        </w:rPr>
        <w:t>be posted through the Platform and may require renewed acceptance before continued access is permitted. Continued use of the Platform following the effective date of revised Terms constitutes acceptance of those revisions.</w:t>
      </w:r>
    </w:p>
    <w:p w14:paraId="1ABEDB07" w14:textId="3A810C94" w:rsidR="00B62973" w:rsidRPr="009D599E" w:rsidRDefault="00747B86">
      <w:pPr>
        <w:pStyle w:val="BodyText"/>
        <w:rPr>
          <w:rFonts w:ascii="Times New Roman" w:hAnsi="Times New Roman" w:cs="Times New Roman"/>
          <w:color w:val="000000" w:themeColor="text1"/>
        </w:rPr>
      </w:pPr>
      <w:r w:rsidRPr="009D599E">
        <w:rPr>
          <w:rFonts w:ascii="Times New Roman" w:hAnsi="Times New Roman" w:cs="Times New Roman"/>
          <w:color w:val="000000" w:themeColor="text1"/>
        </w:rPr>
        <w:t xml:space="preserve">These Terms shall be governed by the laws of the State of New York without regard to conflict of law principles. By selecting “I Agree,” accessing the Platform, logging into the system, or uploading data, you acknowledge that you have read, understood, and agreed to these Terms of Use and Data Contribution Agreement. </w:t>
      </w:r>
      <w:del w:id="53" w:author="Enhong Liu" w:date="2026-07-20T13:28:00Z" w16du:dateUtc="2026-07-20T19:28:00Z">
        <w:r w:rsidRPr="009D599E" w:rsidDel="005F75C7">
          <w:rPr>
            <w:rFonts w:ascii="Times New Roman" w:hAnsi="Times New Roman" w:cs="Times New Roman"/>
            <w:color w:val="000000" w:themeColor="text1"/>
          </w:rPr>
          <w:delText>Electronic acceptance records may be retained by the Platform for compliance, auditing, and documentation purposes.</w:delText>
        </w:r>
      </w:del>
      <w:bookmarkEnd w:id="1"/>
    </w:p>
    <w:sectPr w:rsidR="00B62973" w:rsidRPr="009D59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883B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9105A4B"/>
    <w:multiLevelType w:val="hybridMultilevel"/>
    <w:tmpl w:val="AC501A6E"/>
    <w:lvl w:ilvl="0" w:tplc="875E7FDC">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31098F"/>
    <w:multiLevelType w:val="hybridMultilevel"/>
    <w:tmpl w:val="AE0A3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37329">
    <w:abstractNumId w:val="0"/>
  </w:num>
  <w:num w:numId="2" w16cid:durableId="1003245975">
    <w:abstractNumId w:val="2"/>
  </w:num>
  <w:num w:numId="3" w16cid:durableId="172445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hong Liu">
    <w15:presenceInfo w15:providerId="None" w15:userId="Enhong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73"/>
    <w:rsid w:val="000061B8"/>
    <w:rsid w:val="00067C4C"/>
    <w:rsid w:val="00092DB4"/>
    <w:rsid w:val="000A0466"/>
    <w:rsid w:val="000B45D8"/>
    <w:rsid w:val="00103161"/>
    <w:rsid w:val="00107747"/>
    <w:rsid w:val="00133DF6"/>
    <w:rsid w:val="00154021"/>
    <w:rsid w:val="00183AAA"/>
    <w:rsid w:val="00186A5F"/>
    <w:rsid w:val="001C538D"/>
    <w:rsid w:val="0022505F"/>
    <w:rsid w:val="0023733A"/>
    <w:rsid w:val="0026606C"/>
    <w:rsid w:val="002A3F6D"/>
    <w:rsid w:val="002A7F1E"/>
    <w:rsid w:val="002B09DD"/>
    <w:rsid w:val="002B2027"/>
    <w:rsid w:val="002B2952"/>
    <w:rsid w:val="002C1120"/>
    <w:rsid w:val="002E372F"/>
    <w:rsid w:val="002F313F"/>
    <w:rsid w:val="00341BA9"/>
    <w:rsid w:val="00344989"/>
    <w:rsid w:val="0037525E"/>
    <w:rsid w:val="003A1889"/>
    <w:rsid w:val="003C393D"/>
    <w:rsid w:val="003C7E64"/>
    <w:rsid w:val="003E398A"/>
    <w:rsid w:val="003E42E4"/>
    <w:rsid w:val="003E75D9"/>
    <w:rsid w:val="003F4C1B"/>
    <w:rsid w:val="004623E4"/>
    <w:rsid w:val="004A7A34"/>
    <w:rsid w:val="004B5C25"/>
    <w:rsid w:val="004E7430"/>
    <w:rsid w:val="0052221F"/>
    <w:rsid w:val="00550CC9"/>
    <w:rsid w:val="00551A58"/>
    <w:rsid w:val="00566307"/>
    <w:rsid w:val="00566978"/>
    <w:rsid w:val="00594E38"/>
    <w:rsid w:val="005B3D7B"/>
    <w:rsid w:val="005C0C02"/>
    <w:rsid w:val="005F48D2"/>
    <w:rsid w:val="005F75C7"/>
    <w:rsid w:val="00605DA3"/>
    <w:rsid w:val="00685074"/>
    <w:rsid w:val="006A11A3"/>
    <w:rsid w:val="006D025A"/>
    <w:rsid w:val="006F7EFE"/>
    <w:rsid w:val="00704F4D"/>
    <w:rsid w:val="00723F62"/>
    <w:rsid w:val="00731483"/>
    <w:rsid w:val="00735539"/>
    <w:rsid w:val="00747B86"/>
    <w:rsid w:val="007A192A"/>
    <w:rsid w:val="00805CA4"/>
    <w:rsid w:val="008B78E4"/>
    <w:rsid w:val="009104F9"/>
    <w:rsid w:val="009541F4"/>
    <w:rsid w:val="00955D9A"/>
    <w:rsid w:val="00977DBB"/>
    <w:rsid w:val="00980DFB"/>
    <w:rsid w:val="00985414"/>
    <w:rsid w:val="009A1902"/>
    <w:rsid w:val="009C78A1"/>
    <w:rsid w:val="009D599E"/>
    <w:rsid w:val="00A043E2"/>
    <w:rsid w:val="00A13465"/>
    <w:rsid w:val="00A31E30"/>
    <w:rsid w:val="00A4620F"/>
    <w:rsid w:val="00A84416"/>
    <w:rsid w:val="00AB3A3C"/>
    <w:rsid w:val="00B35EB7"/>
    <w:rsid w:val="00B4212F"/>
    <w:rsid w:val="00B56CA7"/>
    <w:rsid w:val="00B62973"/>
    <w:rsid w:val="00B9038F"/>
    <w:rsid w:val="00BE2395"/>
    <w:rsid w:val="00C20314"/>
    <w:rsid w:val="00C20D03"/>
    <w:rsid w:val="00C26D22"/>
    <w:rsid w:val="00C46443"/>
    <w:rsid w:val="00C76D2B"/>
    <w:rsid w:val="00C872CE"/>
    <w:rsid w:val="00C934B3"/>
    <w:rsid w:val="00CB7083"/>
    <w:rsid w:val="00CC5BF0"/>
    <w:rsid w:val="00D42515"/>
    <w:rsid w:val="00D65532"/>
    <w:rsid w:val="00D83AA9"/>
    <w:rsid w:val="00DE55C2"/>
    <w:rsid w:val="00DE65A6"/>
    <w:rsid w:val="00DF679A"/>
    <w:rsid w:val="00E870C2"/>
    <w:rsid w:val="00E96915"/>
    <w:rsid w:val="00EC1538"/>
    <w:rsid w:val="00ED016C"/>
    <w:rsid w:val="00ED5048"/>
    <w:rsid w:val="00F5715D"/>
    <w:rsid w:val="00F653E7"/>
    <w:rsid w:val="00FB2797"/>
    <w:rsid w:val="00FF7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4AB2"/>
  <w15:docId w15:val="{09D30139-677F-1942-B37E-44F964A28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731483"/>
    <w:pPr>
      <w:spacing w:after="0"/>
    </w:pPr>
  </w:style>
  <w:style w:type="character" w:styleId="CommentReference">
    <w:name w:val="annotation reference"/>
    <w:basedOn w:val="DefaultParagraphFont"/>
    <w:rsid w:val="002A7F1E"/>
    <w:rPr>
      <w:sz w:val="16"/>
      <w:szCs w:val="16"/>
    </w:rPr>
  </w:style>
  <w:style w:type="paragraph" w:styleId="CommentText">
    <w:name w:val="annotation text"/>
    <w:basedOn w:val="Normal"/>
    <w:link w:val="CommentTextChar"/>
    <w:rsid w:val="002A7F1E"/>
    <w:rPr>
      <w:sz w:val="20"/>
      <w:szCs w:val="20"/>
    </w:rPr>
  </w:style>
  <w:style w:type="character" w:customStyle="1" w:styleId="CommentTextChar">
    <w:name w:val="Comment Text Char"/>
    <w:basedOn w:val="DefaultParagraphFont"/>
    <w:link w:val="CommentText"/>
    <w:rsid w:val="002A7F1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1C2661865E2A4EAA51EB4B112D0410" ma:contentTypeVersion="4" ma:contentTypeDescription="Create a new document." ma:contentTypeScope="" ma:versionID="4d15c2c4ec65e9d7d6b04aa58a5e83a5">
  <xsd:schema xmlns:xsd="http://www.w3.org/2001/XMLSchema" xmlns:xs="http://www.w3.org/2001/XMLSchema" xmlns:p="http://schemas.microsoft.com/office/2006/metadata/properties" xmlns:ns2="982dc7ab-80fe-48b2-a486-ae1525c42a10" targetNamespace="http://schemas.microsoft.com/office/2006/metadata/properties" ma:root="true" ma:fieldsID="80c12462f0f7b0f67b8184c416727cd8" ns2:_="">
    <xsd:import namespace="982dc7ab-80fe-48b2-a486-ae1525c42a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2dc7ab-80fe-48b2-a486-ae1525c42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FB16BD-E68A-49B3-8C32-AF0E9F39F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2dc7ab-80fe-48b2-a486-ae1525c42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B5337B-2BD7-4DBC-968D-DA49BC8AEE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346B6C-6E92-471C-B370-6D0FD4368D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1531</Words>
  <Characters>8730</Characters>
  <Application>Microsoft Office Word</Application>
  <DocSecurity>0</DocSecurity>
  <Lines>72</Lines>
  <Paragraphs>20</Paragraphs>
  <ScaleCrop>false</ScaleCrop>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Meike Beatrijs van Leerdam</dc:creator>
  <cp:keywords/>
  <cp:lastModifiedBy>Enhong Liu</cp:lastModifiedBy>
  <cp:revision>3</cp:revision>
  <dcterms:created xsi:type="dcterms:W3CDTF">2026-07-22T21:18:00Z</dcterms:created>
  <dcterms:modified xsi:type="dcterms:W3CDTF">2026-07-23T19:47:00Z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0x010100E51C2661865E2A4EAA51EB4B112D0410</vt:lpwstr>
  </property>
</Properties>
</file>